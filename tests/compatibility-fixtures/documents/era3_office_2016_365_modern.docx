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ERA3-DOCX-MARKER</w:t>
      </w:r>
    </w:p>
    <w:p>
      <w:r>
        <w:t>MODERN-BASE-TEXT-MARKER with Aptos-like modern layout.</w:t>
      </w:r>
    </w:p>
    <w:sdt>
      <w:sdtPr>
        <w:tag w:val="CompatibilitySDT"/>
      </w:sdtPr>
      <w:sdtContent>
        <w:p>
          <w:r>
            <w:t>MODERN-SDT-MARKER</w:t>
          </w:r>
        </w:p>
      </w:sdtContent>
    </w:sdt>
    <w:p>
      <w:ins w:id="42" w:author="Compatibility Lab" w:date="2026-08-03T00:00:00Z">
        <w:r>
          <w:t>TRACKED-INSERT-MARKER</w:t>
        </w:r>
      </w:ins>
    </w:p>
    <w:p>
      <w:r>
        <w:t>NORMAL-PRESERVED-MARKER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MODERN-TABLE-A</w:t>
            </w:r>
          </w:p>
        </w:tc>
        <w:tc>
          <w:tcPr>
            <w:tcW w:type="dxa" w:w="4320"/>
          </w:tcPr>
          <w:p>
            <w:r>
              <w:t>MODERN-TABLE-B</w:t>
            </w:r>
          </w:p>
        </w:tc>
      </w:tr>
      <w:tr>
        <w:tc>
          <w:tcPr>
            <w:tcW w:type="dxa" w:w="8640"/>
            <w:gridSpan w:val="2"/>
          </w:tcPr>
          <w:p>
            <w:r>
              <w:t>MODERN-MERGED-CELL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24749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tibility_mark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74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9"/>
          <w:footerReference w:type="default" r:id="rId10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Landscape section</w:t>
      </w:r>
    </w:p>
    <w:p>
      <w:r>
        <w:t>LANDSCAPE-SECTION-MARKER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FOOTER-LANDSCAPE-SECTION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HEADER-LANDSCAPE-SECTION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Modern Microsoft 365 feature compatibility fixture</dc:title>
  <dc:subject/>
  <dc:creator>Compatibility Lab</dc:creator>
  <cp:keywords/>
  <dc:description>generated by python-docx</dc:description>
  <cp:lastModifiedBy/>
  <cp:revision>1</cp:revision>
  <dcterms:created xsi:type="dcterms:W3CDTF">2026-08-03T00:00:00Z</dcterms:created>
  <dcterms:modified xsi:type="dcterms:W3CDTF">2013-12-23T23:15:00Z</dcterms:modified>
  <cp:category/>
</cp:coreProperties>
</file>